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>
  <w:body xmlns:r="http://schemas.openxmlformats.org/officeDocument/2006/relationships" xmlns:v="urn:schemas-microsoft-com:vml">
    <w:p>
      <w:pPr>
        <w:pStyle w:val="Heading1"/>
      </w:pPr>
      <w:r>
        <w:t>Word → Markdown の表示確認</w:t>
      </w:r>
    </w:p>
    <w:p>
      <w:r>
        <w:t>日本語の通常文です。見た目の文字サイズから見出しは推測しません。</w:t>
      </w:r>
    </w:p>
    <w:p>
      <w:pPr>
        <w:pStyle w:val="Heading2"/>
      </w:pPr>
      <w:r>
        <w:t>文字と最終版の変更履歴</w:t>
      </w:r>
    </w:p>
    <w:p>
      <w:r>
        <w:t>太字：</w:t>
      </w:r>
      <w:r>
        <w:rPr>
          <w:b/>
        </w:rPr>
        <w:t>重要な日本語</w:t>
      </w:r>
      <w:r>
        <w:t> ／ </w:t>
      </w:r>
      <w:hyperlink r:id="rOfficial">
        <w:r>
          <w:t>Apache POI 公式</w:t>
        </w:r>
      </w:hyperlink>
      <w:r>
        <w:rPr>
          <w:strike/>
        </w:rPr>
        <w:t>WORD_STRIKE_SECRET_REMOVED</w:t>
      </w:r>
    </w:p>
    <w:p>
      <w:r>
        <w:t>保存済みの最終版：</w:t>
      </w:r>
      <w:ins w:id="1" w:author="Example">
        <w:r>
          <w:t>追加した文を保持します。</w:t>
        </w:r>
      </w:ins>
      <w:del w:id="2" w:author="Example">
        <w:r>
          <w:delText>WORD_REVISION_SECRET_REMOVED</w:delText>
        </w:r>
      </w:del>
    </w:p>
    <w:p>
      <w:pPr>
        <w:pStyle w:val="Heading2"/>
      </w:pPr>
      <w:r>
        <w:t>罫線のない Word の表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00"/>
        <w:gridCol w:w="5000"/>
      </w:tblGrid>
      <w:tr>
        <w:trPr>
          <w:tblHeader/>
        </w:trPr>
        <w:tc>
          <w:p>
            <w:r>
              <w:t>項目</w:t>
            </w:r>
          </w:p>
        </w:tc>
        <w:tc>
          <w:p>
            <w:r>
              <w:t>結果</w:t>
            </w:r>
          </w:p>
        </w:tc>
      </w:tr>
      <w:tr>
        <w:tc>
          <w:p>
            <w:r>
              <w:t>表の構造</w:t>
            </w:r>
          </w:p>
        </w:tc>
        <w:tc>
          <w:p>
            <w:r>
              <w:t>罫線がなくても Markdown 表になります。</w:t>
            </w:r>
          </w:p>
        </w:tc>
      </w:tr>
      <w:tr>
        <w:tc>
          <w:tcPr>
            <w:gridSpan w:val="2"/>
          </w:tcPr>
          <w:p>
            <w:r>
              <w:t>結合セルは左上に文字を保持します。</w:t>
            </w:r>
          </w:p>
        </w:tc>
      </w:tr>
    </w:tbl>
    <w:p>
      <w:pPr>
        <w:pStyle w:val="Heading2"/>
      </w:pPr>
      <w:r>
        <w:t>判定条件と複数段落の表</w:t>
      </w:r>
    </w:p>
    <w:p>
      <w:r>
        <w:t>二つ目の表では、3列の判定、セル内改行、結合した補足行を同時に確認します。</w:t>
      </w:r>
    </w:p>
    <w:tbl>
      <w:tblPr>
        <w:tblBorders>
          <w:top w:val="single"/>
          <w:bottom w:val="single"/>
          <w:insideH w:val="single"/>
          <w:insideV w:val="single"/>
        </w:tblBorders>
      </w:tblPr>
      <w:tblGrid>
        <w:gridCol w:w="2600"/>
        <w:gridCol w:w="2600"/>
        <w:gridCol w:w="3300"/>
      </w:tblGrid>
      <w:tr>
        <w:trPr>
          <w:tblHeader/>
        </w:trPr>
        <w:tc>
          <w:p>
            <w:r>
              <w:t>条件</w:t>
            </w:r>
          </w:p>
        </w:tc>
        <w:tc>
          <w:p>
            <w:r>
              <w:t>担当</w:t>
            </w:r>
          </w:p>
        </w:tc>
        <w:tc>
          <w:p>
            <w:r>
              <w:t>判断</w:t>
            </w:r>
          </w:p>
        </w:tc>
      </w:tr>
      <w:tr>
        <w:tc>
          <w:p>
            <w:r>
              <w:t>通常申請</w:t>
            </w:r>
          </w:p>
        </w:tc>
        <w:tc>
          <w:p>
            <w:r>
              <w:t>受付</w:t>
            </w:r>
          </w:p>
        </w:tc>
        <w:tc>
          <w:p>
            <w:r>
              <w:t>当日確認</w:t>
            </w:r>
          </w:p>
        </w:tc>
      </w:tr>
      <w:tr>
        <w:tc>
          <w:p>
            <w:r>
              <w:t>添付不足</w:t>
            </w:r>
          </w:p>
        </w:tc>
        <w:tc>
          <w:p>
            <w:r>
              <w:t>申請者</w:t>
            </w:r>
          </w:p>
        </w:tc>
        <w:tc>
          <w:p>
            <w:r>
              <w:t>差し戻し</w:t>
            </w:r>
          </w:p>
          <w:p>
            <w:r>
              <w:t>再提出後に再判定</w:t>
            </w:r>
          </w:p>
        </w:tc>
      </w:tr>
      <w:tr>
        <w:tc>
          <w:tcPr>
            <w:gridSpan w:val="2"/>
          </w:tcPr>
          <w:p>
            <w:r>
              <w:t>共通の補足：期限は営業日で数えます。</w:t>
            </w:r>
          </w:p>
        </w:tc>
        <w:tc>
          <w:p>
            <w:r>
              <w:t>要確認</w:t>
            </w:r>
          </w:p>
        </w:tc>
      </w:tr>
    </w:tbl>
    <w:p>
      <w:pPr>
        <w:pStyle w:val="Heading2"/>
      </w:pPr>
      <w:r>
        <w:t>番号と脚注</w:t>
      </w:r>
    </w:p>
    <w:p>
      <w:pPr>
        <w:numPr>
          <w:ilvl w:val="0"/>
          <w:numId w:val="1"/>
        </w:numPr>
      </w:pPr>
      <w:r>
        <w:t>番号は元の開始値 3 を保持します。</w:t>
      </w:r>
    </w:p>
    <w:p>
      <w:pPr>
        <w:numPr>
          <w:ilvl w:val="0"/>
          <w:numId w:val="1"/>
        </w:numPr>
      </w:pPr>
      <w:r>
        <w:t>参照付きの脚注です。</w:t>
        <w:footnoteReference w:id="1"/>
      </w:r>
    </w:p>
    <w:p>
      <w:r>
        <w:t>判定表の例外条件にも補足を付けます。</w:t>
        <w:footnoteReference w:id="2"/>
      </w:r>
    </w:p>
    <w:p>
      <w:pPr>
        <w:pStyle w:val="Heading2"/>
      </w:pPr>
      <w:r>
        <w:t>時計回りに回転した日本語の図形</w:t>
      </w:r>
    </w:p>
    <w:p>
      <w:r>
        <w:pict>
          <v:roundrect style="width:280pt;height:100pt;rotation:15" arcsize="0.15" fillcolor="#e4f4f1" strokecolor="#087f8c">
            <v:textbox>
              <w:txbxContent>
                <w:p>
                  <w:r>
                    <w:rPr>
                      <w:b/>
                      <w:sz w:val="32"/>
                    </w:rPr>
                    <w:t>日本語の図形</w:t>
                  </w:r>
                </w:p>
                <w:p>
                  <w:r>
                    <w:t>時計回り 15 度</w:t>
                  </w:r>
                  <w:r>
                    <w:rPr>
                      <w:strike/>
                    </w:rPr>
                    <w:t>WORD_SHAPE_SECRET_REMOVED</w:t>
                  </w:r>
                </w:p>
              </w:txbxContent>
            </v:textbox>
          </v:roundrect>
        </w:pict>
      </w:r>
    </w:p>
    <w:p>
      <w:r>
        <w:pict>
          <v:oval style="width:190pt;height:95pt" fillcolor="#fff0d6" strokecolor="#b1792e">
            <v:textbox>
              <w:txbxContent>
                <w:p>
                  <w:r>
                    <w:rPr>
                      <w:b/>
                    </w:rPr>
                    <w:t>追加の確認図形</w:t>
                  </w:r>
                </w:p>
                <w:p>
                  <w:r>
                    <w:t>表の例外を人が確認</w:t>
                  </w:r>
                </w:p>
              </w:txbxContent>
            </v:textbox>
          </v:oval>
        </w:pict>
      </w:r>
    </w:p>
    <w:p>
      <w:pPr>
        <w:pStyle w:val="Heading2"/>
      </w:pPr>
      <w:r>
        <w:t>埋め込み PNG 画像</w:t>
      </w:r>
    </w:p>
    <w:p>
      <w:r>
        <w:drawing>
          <wp:inline distT="0" distR="0" distB="0" distL="0">
            <wp:extent cx="4572000" cy="1524000"/>
            <wp:docPr id="0" name="Drawing 0" descr="shap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hapes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otnotes.xml><?xml version="1.0" encoding="utf-8"?>
<w:footnotes xmlns:w="http://schemas.openxmlformats.org/wordprocessingml/2006/main">
  <w:footnote w:id="1">
    <w:p>
      <w:r>
        <w:footnoteRef/>
        <w:t>脚注は本文の参照順に末尾へまとめます。</w:t>
      </w:r>
    </w:p>
  </w:footnote>
  <w:footnote w:id="2">
    <w:p>
      <w:r>
        <w:footnoteRef/>
        <w:t>例外条件は再提出された内容を確認してから処理します。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3"/>
      <w:numFmt w:val="decimal"/>
      <w:lvlText w:val="%1."/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Noto Sans CJK JP" w:eastAsia="Noto Sans CJK JP"/>
        <w:sz w:val="24"/>
      </w:rPr>
    </w:rPrDefault>
  </w:docDefaults>
  <w:style w:type="paragraph" w:styleId="Heading1">
    <w:name w:val="heading 1"/>
    <w:pPr>
      <w:outlineLvl w:val="0"/>
    </w:pPr>
    <w:rPr>
      <w:b/>
      <w:color w:val="16324F"/>
      <w:sz w:val="40"/>
    </w:rPr>
  </w:style>
  <w:style w:type="paragraph" w:styleId="Heading2">
    <w:name w:val="heading 2"/>
    <w:pPr>
      <w:outlineLvl w:val="1"/>
    </w:pPr>
    <w:rPr>
      <w:b/>
      <w:color w:val="087F8C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footnotes.xml" Type="http://schemas.openxmlformats.org/officeDocument/2006/relationships/footnotes"/><Relationship Id="rId5" Target="media/image1.png" Type="http://schemas.openxmlformats.org/officeDocument/2006/relationships/image"/><Relationship Id="rOfficial" Target="https://poi.apache.org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2026-10-04T07:27:29Z</dcterms:created>
  <dc:creator>Apache POI</dc:creator>
</cp:coreProperties>
</file>